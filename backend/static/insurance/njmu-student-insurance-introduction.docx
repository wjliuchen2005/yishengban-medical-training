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084"/>
        </w:tabs>
        <w:jc w:val="center"/>
        <w:rPr>
          <w:rStyle w:val="7"/>
          <w:rFonts w:hint="eastAsia" w:ascii="方正小标宋简体" w:hAnsi="方正小标宋简体" w:eastAsia="方正小标宋简体" w:cs="方正小标宋简体"/>
          <w:b w:val="0"/>
          <w:bCs w:val="0"/>
          <w:spacing w:val="7"/>
          <w:sz w:val="36"/>
          <w:szCs w:val="36"/>
          <w:lang w:eastAsia="zh-CN"/>
        </w:rPr>
      </w:pPr>
      <w:r>
        <w:rPr>
          <w:rStyle w:val="7"/>
          <w:rFonts w:hint="eastAsia" w:ascii="方正小标宋简体" w:hAnsi="方正小标宋简体" w:eastAsia="方正小标宋简体" w:cs="方正小标宋简体"/>
          <w:b w:val="0"/>
          <w:bCs w:val="0"/>
          <w:spacing w:val="7"/>
          <w:sz w:val="36"/>
          <w:szCs w:val="36"/>
        </w:rPr>
        <w:t>大学生</w:t>
      </w:r>
      <w:r>
        <w:rPr>
          <w:rStyle w:val="7"/>
          <w:rFonts w:hint="eastAsia" w:ascii="方正小标宋简体" w:hAnsi="方正小标宋简体" w:eastAsia="方正小标宋简体" w:cs="方正小标宋简体"/>
          <w:b w:val="0"/>
          <w:bCs w:val="0"/>
          <w:spacing w:val="7"/>
          <w:sz w:val="36"/>
          <w:szCs w:val="36"/>
          <w:lang w:val="en-US" w:eastAsia="zh-CN"/>
        </w:rPr>
        <w:t>医保就医简介</w:t>
      </w:r>
    </w:p>
    <w:p>
      <w:pPr>
        <w:tabs>
          <w:tab w:val="left" w:pos="6084"/>
        </w:tabs>
        <w:snapToGrid w:val="0"/>
        <w:spacing w:line="360" w:lineRule="auto"/>
        <w:ind w:firstLine="0" w:firstLineChars="0"/>
        <w:rPr>
          <w:ins w:id="0" w:author="瓶子" w:date="2022-12-29T11:40:32Z"/>
          <w:rStyle w:val="6"/>
          <w:rFonts w:hint="eastAsia" w:ascii="仿宋" w:hAnsi="仿宋" w:eastAsia="仿宋"/>
          <w:color w:val="000000"/>
          <w:spacing w:val="0"/>
          <w:sz w:val="28"/>
          <w:szCs w:val="28"/>
          <w:lang w:val="en-US" w:eastAsia="zh-CN"/>
        </w:rPr>
      </w:pPr>
    </w:p>
    <w:p>
      <w:pPr>
        <w:tabs>
          <w:tab w:val="left" w:pos="6084"/>
        </w:tabs>
        <w:snapToGrid w:val="0"/>
        <w:spacing w:line="360" w:lineRule="auto"/>
        <w:ind w:firstLine="0" w:firstLineChars="0"/>
        <w:rPr>
          <w:rFonts w:hint="eastAsia" w:ascii="仿宋" w:hAnsi="仿宋" w:eastAsia="仿宋"/>
          <w:color w:val="000000"/>
          <w:sz w:val="28"/>
          <w:szCs w:val="28"/>
          <w:lang w:val="en-US" w:eastAsia="zh-CN"/>
        </w:rPr>
      </w:pPr>
      <w:bookmarkStart w:id="0" w:name="_GoBack"/>
      <w:bookmarkEnd w:id="0"/>
      <w:r>
        <w:rPr>
          <w:rStyle w:val="6"/>
          <w:rFonts w:hint="eastAsia" w:ascii="仿宋" w:hAnsi="仿宋" w:eastAsia="仿宋"/>
          <w:color w:val="000000"/>
          <w:spacing w:val="0"/>
          <w:sz w:val="28"/>
          <w:szCs w:val="28"/>
          <w:lang w:val="en-US" w:eastAsia="zh-CN"/>
        </w:rPr>
        <w:t>各位同学</w:t>
      </w:r>
      <w:r>
        <w:rPr>
          <w:rFonts w:hint="eastAsia" w:ascii="仿宋" w:hAnsi="仿宋" w:eastAsia="仿宋"/>
          <w:color w:val="000000"/>
          <w:sz w:val="28"/>
          <w:szCs w:val="28"/>
          <w:lang w:val="en-US" w:eastAsia="zh-CN"/>
        </w:rPr>
        <w:t>：</w:t>
      </w:r>
    </w:p>
    <w:p>
      <w:pPr>
        <w:tabs>
          <w:tab w:val="left" w:pos="6084"/>
        </w:tabs>
        <w:snapToGrid w:val="0"/>
        <w:spacing w:line="360" w:lineRule="auto"/>
        <w:ind w:firstLine="560" w:firstLineChars="200"/>
        <w:rPr>
          <w:rFonts w:ascii="仿宋" w:hAnsi="仿宋" w:eastAsia="仿宋"/>
          <w:color w:val="000000"/>
          <w:sz w:val="28"/>
          <w:szCs w:val="28"/>
        </w:rPr>
      </w:pPr>
      <w:r>
        <w:rPr>
          <w:rFonts w:hint="eastAsia" w:ascii="仿宋" w:hAnsi="仿宋" w:eastAsia="仿宋"/>
          <w:color w:val="000000"/>
          <w:sz w:val="28"/>
          <w:szCs w:val="28"/>
        </w:rPr>
        <w:t>根据《关于大学生医保门诊待遇政策的通知》（宁医发〔2022〕95号）文件精神，</w:t>
      </w:r>
      <w:r>
        <w:rPr>
          <w:rFonts w:ascii="仿宋" w:hAnsi="仿宋" w:eastAsia="仿宋"/>
          <w:color w:val="000000"/>
          <w:sz w:val="28"/>
          <w:szCs w:val="28"/>
        </w:rPr>
        <w:t>自2023年1月1日起， 在宁高校大学生医保将全部纳入南京市医保中心统筹管理，现将大学生医保最新政策和</w:t>
      </w:r>
      <w:r>
        <w:rPr>
          <w:rFonts w:hint="eastAsia" w:ascii="仿宋" w:hAnsi="仿宋" w:eastAsia="仿宋"/>
          <w:color w:val="000000"/>
          <w:sz w:val="28"/>
          <w:szCs w:val="28"/>
          <w:lang w:val="en-US" w:eastAsia="zh-CN"/>
        </w:rPr>
        <w:t>相关</w:t>
      </w:r>
      <w:r>
        <w:rPr>
          <w:rFonts w:ascii="仿宋" w:hAnsi="仿宋" w:eastAsia="仿宋"/>
          <w:color w:val="000000"/>
          <w:sz w:val="28"/>
          <w:szCs w:val="28"/>
        </w:rPr>
        <w:t>就医</w:t>
      </w:r>
      <w:r>
        <w:rPr>
          <w:rFonts w:hint="eastAsia" w:ascii="仿宋" w:hAnsi="仿宋" w:eastAsia="仿宋"/>
          <w:color w:val="000000"/>
          <w:sz w:val="28"/>
          <w:szCs w:val="28"/>
          <w:lang w:val="en-US" w:eastAsia="zh-CN"/>
        </w:rPr>
        <w:t>事项简介如下</w:t>
      </w:r>
      <w:r>
        <w:rPr>
          <w:rFonts w:ascii="仿宋" w:hAnsi="仿宋" w:eastAsia="仿宋"/>
          <w:color w:val="000000"/>
          <w:sz w:val="28"/>
          <w:szCs w:val="28"/>
        </w:rPr>
        <w:t>：</w:t>
      </w:r>
    </w:p>
    <w:p>
      <w:pPr>
        <w:pStyle w:val="9"/>
        <w:snapToGrid w:val="0"/>
        <w:spacing w:line="360" w:lineRule="auto"/>
        <w:ind w:firstLine="562" w:firstLineChars="200"/>
        <w:jc w:val="both"/>
        <w:rPr>
          <w:rFonts w:hint="default" w:ascii="仿宋" w:hAnsi="仿宋" w:eastAsia="仿宋"/>
          <w:b/>
          <w:bCs w:val="0"/>
          <w:color w:val="000000"/>
          <w:sz w:val="28"/>
          <w:szCs w:val="28"/>
          <w:highlight w:val="none"/>
          <w:lang w:val="en-US"/>
        </w:rPr>
      </w:pPr>
      <w:r>
        <w:rPr>
          <w:rFonts w:hint="eastAsia" w:ascii="仿宋" w:hAnsi="仿宋" w:eastAsia="仿宋"/>
          <w:b/>
          <w:bCs w:val="0"/>
          <w:color w:val="000000"/>
          <w:sz w:val="28"/>
          <w:szCs w:val="28"/>
          <w:highlight w:val="none"/>
          <w:lang w:eastAsia="zh-CN"/>
        </w:rPr>
        <w:t>一、</w:t>
      </w:r>
      <w:r>
        <w:rPr>
          <w:rFonts w:hint="eastAsia" w:ascii="仿宋" w:hAnsi="仿宋" w:eastAsia="仿宋"/>
          <w:b/>
          <w:bCs w:val="0"/>
          <w:color w:val="000000"/>
          <w:sz w:val="28"/>
          <w:szCs w:val="28"/>
          <w:highlight w:val="none"/>
          <w:lang w:val="en-US" w:eastAsia="zh-CN"/>
        </w:rPr>
        <w:t>基本情况</w:t>
      </w:r>
    </w:p>
    <w:p>
      <w:pPr>
        <w:pStyle w:val="9"/>
        <w:snapToGrid w:val="0"/>
        <w:spacing w:line="360" w:lineRule="auto"/>
        <w:ind w:firstLine="560" w:firstLineChars="200"/>
        <w:jc w:val="both"/>
        <w:rPr>
          <w:rFonts w:ascii="仿宋" w:hAnsi="仿宋" w:eastAsia="仿宋"/>
          <w:sz w:val="28"/>
          <w:szCs w:val="28"/>
        </w:rPr>
      </w:pPr>
      <w:r>
        <w:rPr>
          <w:rFonts w:ascii="仿宋" w:hAnsi="仿宋" w:eastAsia="仿宋"/>
          <w:sz w:val="28"/>
          <w:szCs w:val="28"/>
        </w:rPr>
        <w:t>大学生</w:t>
      </w:r>
      <w:r>
        <w:rPr>
          <w:rFonts w:hint="eastAsia" w:ascii="仿宋" w:hAnsi="仿宋" w:eastAsia="仿宋"/>
          <w:sz w:val="28"/>
          <w:szCs w:val="28"/>
          <w:lang w:val="en-US" w:eastAsia="zh-CN"/>
        </w:rPr>
        <w:t>医保</w:t>
      </w:r>
      <w:r>
        <w:rPr>
          <w:rFonts w:ascii="仿宋" w:hAnsi="仿宋" w:eastAsia="仿宋" w:cs="宋体"/>
          <w:i w:val="0"/>
          <w:iCs w:val="0"/>
          <w:caps w:val="0"/>
          <w:spacing w:val="0"/>
          <w:sz w:val="28"/>
          <w:szCs w:val="28"/>
          <w:shd w:val="clear"/>
        </w:rPr>
        <w:t>个人缴费180元/人/年</w:t>
      </w:r>
      <w:r>
        <w:rPr>
          <w:rFonts w:hint="eastAsia" w:ascii="仿宋" w:hAnsi="仿宋" w:eastAsia="仿宋" w:cs="宋体"/>
          <w:i w:val="0"/>
          <w:iCs w:val="0"/>
          <w:caps w:val="0"/>
          <w:spacing w:val="0"/>
          <w:sz w:val="28"/>
          <w:szCs w:val="28"/>
          <w:shd w:val="clear"/>
          <w:lang w:eastAsia="zh-CN"/>
        </w:rPr>
        <w:t>，</w:t>
      </w:r>
      <w:r>
        <w:rPr>
          <w:rFonts w:hint="eastAsia" w:ascii="仿宋" w:hAnsi="仿宋" w:eastAsia="仿宋" w:cs="宋体"/>
          <w:i w:val="0"/>
          <w:iCs w:val="0"/>
          <w:caps w:val="0"/>
          <w:spacing w:val="0"/>
          <w:sz w:val="28"/>
          <w:szCs w:val="28"/>
          <w:shd w:val="clear"/>
          <w:lang w:val="en-US" w:eastAsia="zh-CN"/>
        </w:rPr>
        <w:t>参保后</w:t>
      </w:r>
      <w:r>
        <w:rPr>
          <w:rFonts w:ascii="仿宋" w:hAnsi="仿宋" w:eastAsia="仿宋"/>
          <w:sz w:val="28"/>
          <w:szCs w:val="28"/>
        </w:rPr>
        <w:t>待遇享受期为入学次年1月1日至毕业当年12月31日。大学生入学当年已经在南京市之外参加基本医疗保险的，当年发生的医疗费用，原则上按原参保地规定享受医保待遇</w:t>
      </w:r>
      <w:r>
        <w:rPr>
          <w:rFonts w:hint="eastAsia" w:ascii="仿宋" w:hAnsi="仿宋" w:eastAsia="仿宋"/>
          <w:sz w:val="28"/>
          <w:szCs w:val="28"/>
          <w:lang w:eastAsia="zh-CN"/>
        </w:rPr>
        <w:t>；</w:t>
      </w:r>
      <w:r>
        <w:rPr>
          <w:rFonts w:ascii="仿宋" w:hAnsi="仿宋" w:eastAsia="仿宋"/>
          <w:sz w:val="28"/>
          <w:szCs w:val="28"/>
        </w:rPr>
        <w:t>入学当年发生的门诊大病、住院等重大疾病医疗费用，可参照南京市居民医保中大学生保障待遇予以保障。</w:t>
      </w:r>
    </w:p>
    <w:p>
      <w:pPr>
        <w:pStyle w:val="9"/>
        <w:numPr>
          <w:ilvl w:val="0"/>
          <w:numId w:val="1"/>
        </w:numPr>
        <w:snapToGrid w:val="0"/>
        <w:spacing w:line="360" w:lineRule="auto"/>
        <w:ind w:firstLine="562" w:firstLineChars="200"/>
        <w:jc w:val="both"/>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持卡就医</w:t>
      </w:r>
    </w:p>
    <w:p>
      <w:pPr>
        <w:pStyle w:val="9"/>
        <w:snapToGrid w:val="0"/>
        <w:spacing w:line="360" w:lineRule="auto"/>
        <w:ind w:firstLine="560" w:firstLineChars="200"/>
        <w:jc w:val="both"/>
        <w:rPr>
          <w:rFonts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1</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门诊。自2023年1月1日起统一实行刷卡结算。</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2</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住院。可凭社会保障卡直接到全市任意一家医保定点医院办理住院手续。</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3</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门诊专项病种。包括门诊大病、门诊精神病和门诊艾滋病。凭社会保障卡到本人办理准入手续时选择的定点医院就诊。</w:t>
      </w:r>
    </w:p>
    <w:p>
      <w:pPr>
        <w:pStyle w:val="9"/>
        <w:snapToGrid w:val="0"/>
        <w:spacing w:line="360" w:lineRule="auto"/>
        <w:ind w:firstLine="560" w:firstLineChars="200"/>
        <w:jc w:val="both"/>
        <w:rPr>
          <w:rFonts w:hint="default" w:ascii="仿宋" w:hAnsi="仿宋" w:eastAsia="仿宋" w:cs="宋体"/>
          <w:i w:val="0"/>
          <w:iCs w:val="0"/>
          <w:caps w:val="0"/>
          <w:color w:val="FF0000"/>
          <w:spacing w:val="0"/>
          <w:sz w:val="28"/>
          <w:szCs w:val="28"/>
          <w:shd w:val="clear"/>
        </w:rPr>
      </w:pPr>
      <w:r>
        <w:rPr>
          <w:rFonts w:hint="eastAsia" w:ascii="仿宋" w:hAnsi="仿宋" w:eastAsia="仿宋" w:cs="宋体"/>
          <w:i w:val="0"/>
          <w:iCs w:val="0"/>
          <w:caps w:val="0"/>
          <w:spacing w:val="0"/>
          <w:sz w:val="28"/>
          <w:szCs w:val="28"/>
          <w:shd w:val="clear"/>
          <w:lang w:val="en-US" w:eastAsia="zh-CN"/>
        </w:rPr>
        <w:t>4.</w:t>
      </w:r>
      <w:r>
        <w:rPr>
          <w:rFonts w:hint="default" w:ascii="仿宋" w:hAnsi="仿宋" w:eastAsia="仿宋" w:cs="宋体"/>
          <w:i w:val="0"/>
          <w:iCs w:val="0"/>
          <w:caps w:val="0"/>
          <w:color w:val="FF0000"/>
          <w:spacing w:val="0"/>
          <w:sz w:val="28"/>
          <w:szCs w:val="28"/>
          <w:shd w:val="clear"/>
        </w:rPr>
        <w:t>未持社会保障卡就诊发生的医疗费用，全部由个人自理，统筹基金不予支付。</w:t>
      </w:r>
    </w:p>
    <w:p>
      <w:pPr>
        <w:pStyle w:val="9"/>
        <w:snapToGrid w:val="0"/>
        <w:spacing w:line="360" w:lineRule="auto"/>
        <w:ind w:firstLine="562" w:firstLineChars="200"/>
        <w:jc w:val="both"/>
        <w:rPr>
          <w:rFonts w:hint="eastAsia" w:ascii="仿宋" w:hAnsi="仿宋" w:eastAsia="仿宋" w:cs="宋体"/>
          <w:b/>
          <w:bCs/>
          <w:i w:val="0"/>
          <w:iCs w:val="0"/>
          <w:caps w:val="0"/>
          <w:spacing w:val="0"/>
          <w:sz w:val="28"/>
          <w:szCs w:val="28"/>
          <w:shd w:val="clear"/>
          <w:lang w:val="en-US" w:eastAsia="zh-CN"/>
        </w:rPr>
      </w:pPr>
      <w:r>
        <w:rPr>
          <w:rFonts w:hint="eastAsia" w:ascii="仿宋" w:hAnsi="仿宋" w:eastAsia="仿宋" w:cs="宋体"/>
          <w:b/>
          <w:bCs/>
          <w:i w:val="0"/>
          <w:iCs w:val="0"/>
          <w:caps w:val="0"/>
          <w:spacing w:val="0"/>
          <w:sz w:val="28"/>
          <w:szCs w:val="28"/>
          <w:shd w:val="clear"/>
          <w:lang w:val="en-US" w:eastAsia="zh-CN"/>
        </w:rPr>
        <w:t>三、门诊待遇</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1</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普通门诊统筹待遇</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一个自然年度内大学生发生门（急）诊医疗费用，起付标准100元，在社区医疗机构及校医疗机构就诊的，基金支付比例60%，非社区医疗机构就诊的，基金支付比例40%；年度基金支付限额600元。</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2</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高血压、糖尿病门诊统筹待遇</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参保大学生患有高血压或糖尿病的，在定点医疗机构发生的医保范围内“两病（高血压、糖尿病）”药品、诊疗服务等医疗费用纳入门诊统筹支付范围，门诊统筹年度基金支付限额增加至1100元。同时患有“两病”的，门诊统筹年度基金支付限额增加至1500元。</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shd w:val="clear"/>
        </w:rPr>
      </w:pPr>
      <w:r>
        <w:rPr>
          <w:rFonts w:hint="default" w:ascii="仿宋" w:hAnsi="仿宋" w:eastAsia="仿宋" w:cs="宋体"/>
          <w:i w:val="0"/>
          <w:iCs w:val="0"/>
          <w:caps w:val="0"/>
          <w:spacing w:val="0"/>
          <w:sz w:val="28"/>
          <w:szCs w:val="28"/>
          <w:shd w:val="clear"/>
        </w:rPr>
        <w:t>3</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门诊高费用补偿待遇</w:t>
      </w:r>
      <w:r>
        <w:rPr>
          <w:rFonts w:hint="eastAsia"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一个待遇年度内，享受完门诊统筹待遇后，继续发生的门诊医疗费用，个人自付2000元以上部分，享受门诊高费用补偿待遇。在社区医疗机构及校医疗机构就诊的，基金支付比例50%，非社区医疗机构就诊的，基金支付比例30%，年度基金支付限额2800元。</w:t>
      </w:r>
    </w:p>
    <w:p>
      <w:pPr>
        <w:pStyle w:val="10"/>
        <w:shd w:val="clear" w:color="auto" w:fill="FFFFFF"/>
        <w:snapToGrid w:val="0"/>
        <w:spacing w:before="0" w:beforeAutospacing="0" w:after="0" w:afterAutospacing="0" w:line="360" w:lineRule="auto"/>
        <w:ind w:firstLine="634"/>
        <w:jc w:val="both"/>
        <w:rPr>
          <w:rFonts w:hint="eastAsia" w:ascii="仿宋" w:hAnsi="仿宋" w:eastAsia="仿宋"/>
          <w:color w:val="FF0000"/>
          <w:sz w:val="28"/>
          <w:szCs w:val="28"/>
        </w:rPr>
      </w:pPr>
      <w:r>
        <w:rPr>
          <w:rFonts w:hint="eastAsia" w:ascii="仿宋" w:hAnsi="仿宋" w:eastAsia="仿宋"/>
          <w:color w:val="111111"/>
          <w:sz w:val="28"/>
          <w:szCs w:val="28"/>
        </w:rPr>
        <w:t>4</w:t>
      </w:r>
      <w:r>
        <w:rPr>
          <w:rFonts w:hint="eastAsia" w:ascii="仿宋" w:hAnsi="仿宋" w:eastAsia="仿宋"/>
          <w:color w:val="111111"/>
          <w:sz w:val="28"/>
          <w:szCs w:val="28"/>
          <w:lang w:eastAsia="zh-CN"/>
        </w:rPr>
        <w:t>.</w:t>
      </w:r>
      <w:r>
        <w:rPr>
          <w:rFonts w:hint="eastAsia" w:ascii="仿宋" w:hAnsi="仿宋" w:eastAsia="仿宋"/>
          <w:color w:val="111111"/>
          <w:sz w:val="28"/>
          <w:szCs w:val="28"/>
          <w:lang w:val="en-US" w:eastAsia="zh-CN"/>
        </w:rPr>
        <w:t>特病待遇。</w:t>
      </w:r>
      <w:r>
        <w:rPr>
          <w:rFonts w:hint="eastAsia" w:ascii="仿宋" w:hAnsi="仿宋" w:eastAsia="仿宋"/>
          <w:color w:val="111111"/>
          <w:sz w:val="28"/>
          <w:szCs w:val="28"/>
        </w:rPr>
        <w:t>大学生患“两病”、“门诊大病”、“门诊精神病”及“门诊艾滋病”门诊就医可享受特病待遇</w:t>
      </w:r>
      <w:r>
        <w:rPr>
          <w:rFonts w:hint="eastAsia" w:ascii="仿宋" w:hAnsi="仿宋" w:eastAsia="仿宋"/>
          <w:color w:val="111111"/>
          <w:sz w:val="28"/>
          <w:szCs w:val="28"/>
          <w:lang w:eastAsia="zh-CN"/>
        </w:rPr>
        <w:t>，</w:t>
      </w:r>
      <w:r>
        <w:rPr>
          <w:rFonts w:hint="eastAsia" w:ascii="仿宋" w:hAnsi="仿宋" w:eastAsia="仿宋"/>
          <w:color w:val="FF0000"/>
          <w:sz w:val="28"/>
          <w:szCs w:val="28"/>
        </w:rPr>
        <w:t>须提前办理病种准入手续后方可享受相关病种待遇。</w:t>
      </w:r>
    </w:p>
    <w:p>
      <w:pPr>
        <w:pStyle w:val="10"/>
        <w:shd w:val="clear" w:color="auto" w:fill="FFFFFF"/>
        <w:snapToGrid w:val="0"/>
        <w:spacing w:before="0" w:beforeAutospacing="0" w:after="0" w:afterAutospacing="0" w:line="360" w:lineRule="auto"/>
        <w:ind w:firstLine="634"/>
        <w:jc w:val="both"/>
        <w:rPr>
          <w:rFonts w:hint="eastAsia" w:ascii="仿宋" w:hAnsi="仿宋" w:eastAsia="仿宋"/>
          <w:b/>
          <w:bCs/>
          <w:color w:val="000000" w:themeColor="text1"/>
          <w:sz w:val="28"/>
          <w:szCs w:val="28"/>
          <w:lang w:val="en-US" w:eastAsia="zh-CN"/>
          <w14:textFill>
            <w14:solidFill>
              <w14:schemeClr w14:val="tx1"/>
            </w14:solidFill>
          </w14:textFill>
        </w:rPr>
      </w:pPr>
      <w:r>
        <w:rPr>
          <w:rFonts w:hint="eastAsia" w:ascii="仿宋" w:hAnsi="仿宋" w:eastAsia="仿宋"/>
          <w:b/>
          <w:bCs/>
          <w:color w:val="000000" w:themeColor="text1"/>
          <w:sz w:val="28"/>
          <w:szCs w:val="28"/>
          <w:lang w:val="en-US" w:eastAsia="zh-CN"/>
          <w14:textFill>
            <w14:solidFill>
              <w14:schemeClr w14:val="tx1"/>
            </w14:solidFill>
          </w14:textFill>
        </w:rPr>
        <w:t>四、住院待遇</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392"/>
        <w:gridCol w:w="56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医院等级</w:t>
            </w:r>
          </w:p>
        </w:tc>
        <w:tc>
          <w:tcPr>
            <w:tcW w:w="1392"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起付标准</w:t>
            </w:r>
          </w:p>
        </w:tc>
        <w:tc>
          <w:tcPr>
            <w:tcW w:w="5646" w:type="dxa"/>
            <w:vAlign w:val="center"/>
          </w:tcPr>
          <w:p>
            <w:pPr>
              <w:pStyle w:val="10"/>
              <w:snapToGrid w:val="0"/>
              <w:spacing w:before="0" w:beforeAutospacing="0" w:after="0" w:afterAutospacing="0" w:line="360" w:lineRule="auto"/>
              <w:jc w:val="center"/>
              <w:rPr>
                <w:rFonts w:hint="eastAsia"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起付标准以上至统筹基金最高支付限额以下</w:t>
            </w:r>
          </w:p>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基金支付比例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一级</w:t>
            </w:r>
          </w:p>
        </w:tc>
        <w:tc>
          <w:tcPr>
            <w:tcW w:w="1392"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300元</w:t>
            </w:r>
          </w:p>
        </w:tc>
        <w:tc>
          <w:tcPr>
            <w:tcW w:w="5646"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二级</w:t>
            </w:r>
          </w:p>
        </w:tc>
        <w:tc>
          <w:tcPr>
            <w:tcW w:w="1392"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500元</w:t>
            </w:r>
          </w:p>
        </w:tc>
        <w:tc>
          <w:tcPr>
            <w:tcW w:w="5646"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三级</w:t>
            </w:r>
          </w:p>
        </w:tc>
        <w:tc>
          <w:tcPr>
            <w:tcW w:w="1392"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1000元</w:t>
            </w:r>
          </w:p>
        </w:tc>
        <w:tc>
          <w:tcPr>
            <w:tcW w:w="5646" w:type="dxa"/>
            <w:vAlign w:val="center"/>
          </w:tcPr>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tcPr>
          <w:p>
            <w:pPr>
              <w:pStyle w:val="10"/>
              <w:snapToGrid w:val="0"/>
              <w:spacing w:before="0" w:beforeAutospacing="0" w:after="0" w:afterAutospacing="0" w:line="360" w:lineRule="auto"/>
              <w:jc w:val="center"/>
              <w:rPr>
                <w:rFonts w:hint="eastAsia" w:ascii="仿宋" w:hAnsi="仿宋" w:eastAsia="仿宋"/>
                <w:color w:val="000000" w:themeColor="text1"/>
                <w:sz w:val="28"/>
                <w:szCs w:val="28"/>
                <w:vertAlign w:val="baseline"/>
                <w:lang w:val="en-US" w:eastAsia="zh-CN"/>
                <w14:textFill>
                  <w14:solidFill>
                    <w14:schemeClr w14:val="tx1"/>
                  </w14:solidFill>
                </w14:textFill>
              </w:rPr>
            </w:pPr>
          </w:p>
          <w:p>
            <w:pPr>
              <w:pStyle w:val="10"/>
              <w:snapToGrid w:val="0"/>
              <w:spacing w:before="0" w:beforeAutospacing="0" w:after="0" w:afterAutospacing="0" w:line="360" w:lineRule="auto"/>
              <w:jc w:val="center"/>
              <w:rPr>
                <w:rFonts w:hint="eastAsia" w:ascii="仿宋" w:hAnsi="仿宋" w:eastAsia="仿宋"/>
                <w:color w:val="000000" w:themeColor="text1"/>
                <w:sz w:val="28"/>
                <w:szCs w:val="28"/>
                <w:vertAlign w:val="baseline"/>
                <w:lang w:val="en-US" w:eastAsia="zh-CN"/>
                <w14:textFill>
                  <w14:solidFill>
                    <w14:schemeClr w14:val="tx1"/>
                  </w14:solidFill>
                </w14:textFill>
              </w:rPr>
            </w:pPr>
          </w:p>
          <w:p>
            <w:pPr>
              <w:pStyle w:val="10"/>
              <w:snapToGrid w:val="0"/>
              <w:spacing w:before="0" w:beforeAutospacing="0" w:after="0" w:afterAutospacing="0" w:line="360" w:lineRule="auto"/>
              <w:jc w:val="center"/>
              <w:rPr>
                <w:rFonts w:hint="eastAsia" w:ascii="仿宋" w:hAnsi="仿宋" w:eastAsia="仿宋"/>
                <w:color w:val="000000" w:themeColor="text1"/>
                <w:sz w:val="28"/>
                <w:szCs w:val="28"/>
                <w:vertAlign w:val="baseline"/>
                <w:lang w:val="en-US" w:eastAsia="zh-CN"/>
                <w14:textFill>
                  <w14:solidFill>
                    <w14:schemeClr w14:val="tx1"/>
                  </w14:solidFill>
                </w14:textFill>
              </w:rPr>
            </w:pPr>
          </w:p>
          <w:p>
            <w:pPr>
              <w:pStyle w:val="10"/>
              <w:snapToGrid w:val="0"/>
              <w:spacing w:before="0" w:beforeAutospacing="0" w:after="0" w:afterAutospacing="0" w:line="360" w:lineRule="auto"/>
              <w:jc w:val="center"/>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8"/>
                <w:szCs w:val="28"/>
                <w:vertAlign w:val="baseline"/>
                <w:lang w:val="en-US" w:eastAsia="zh-CN"/>
                <w14:textFill>
                  <w14:solidFill>
                    <w14:schemeClr w14:val="tx1"/>
                  </w14:solidFill>
                </w14:textFill>
              </w:rPr>
              <w:t>备注</w:t>
            </w:r>
          </w:p>
        </w:tc>
        <w:tc>
          <w:tcPr>
            <w:tcW w:w="7038" w:type="dxa"/>
            <w:gridSpan w:val="2"/>
          </w:tcPr>
          <w:p>
            <w:pPr>
              <w:pStyle w:val="10"/>
              <w:numPr>
                <w:ilvl w:val="0"/>
                <w:numId w:val="2"/>
              </w:numPr>
              <w:snapToGrid w:val="0"/>
              <w:spacing w:before="0" w:beforeAutospacing="0" w:after="0" w:afterAutospacing="0" w:line="440" w:lineRule="exact"/>
              <w:jc w:val="both"/>
              <w:rPr>
                <w:rFonts w:hint="eastAsia" w:ascii="仿宋" w:hAnsi="仿宋" w:eastAsia="仿宋"/>
                <w:color w:val="000000" w:themeColor="text1"/>
                <w:sz w:val="24"/>
                <w:szCs w:val="24"/>
                <w:vertAlign w:val="baseline"/>
                <w:lang w:val="en-US" w:eastAsia="zh-CN"/>
                <w14:textFill>
                  <w14:solidFill>
                    <w14:schemeClr w14:val="tx1"/>
                  </w14:solidFill>
                </w14:textFill>
              </w:rPr>
            </w:pPr>
            <w:r>
              <w:rPr>
                <w:rFonts w:hint="eastAsia" w:ascii="仿宋" w:hAnsi="仿宋" w:eastAsia="仿宋"/>
                <w:color w:val="000000" w:themeColor="text1"/>
                <w:sz w:val="24"/>
                <w:szCs w:val="24"/>
                <w:vertAlign w:val="baseline"/>
                <w:lang w:val="en-US" w:eastAsia="zh-CN"/>
                <w14:textFill>
                  <w14:solidFill>
                    <w14:schemeClr w14:val="tx1"/>
                  </w14:solidFill>
                </w14:textFill>
              </w:rPr>
              <w:t>一个自然年度内第二次住院（含双向转诊）的，起付标准按规定住院起付标准的50%计算，第三次及以上住院（含双向转诊）的，免除住院起付标准。</w:t>
            </w:r>
          </w:p>
          <w:p>
            <w:pPr>
              <w:pStyle w:val="10"/>
              <w:numPr>
                <w:ilvl w:val="0"/>
                <w:numId w:val="2"/>
              </w:numPr>
              <w:snapToGrid w:val="0"/>
              <w:spacing w:before="0" w:beforeAutospacing="0" w:after="0" w:afterAutospacing="0" w:line="440" w:lineRule="exact"/>
              <w:jc w:val="both"/>
              <w:rPr>
                <w:rFonts w:hint="default" w:ascii="仿宋" w:hAnsi="仿宋" w:eastAsia="仿宋"/>
                <w:color w:val="000000" w:themeColor="text1"/>
                <w:sz w:val="24"/>
                <w:szCs w:val="24"/>
                <w:vertAlign w:val="baseline"/>
                <w:lang w:val="en-US" w:eastAsia="zh-CN"/>
                <w14:textFill>
                  <w14:solidFill>
                    <w14:schemeClr w14:val="tx1"/>
                  </w14:solidFill>
                </w14:textFill>
              </w:rPr>
            </w:pPr>
            <w:r>
              <w:rPr>
                <w:rFonts w:hint="eastAsia" w:ascii="仿宋" w:hAnsi="仿宋" w:eastAsia="仿宋"/>
                <w:color w:val="000000" w:themeColor="text1"/>
                <w:sz w:val="24"/>
                <w:szCs w:val="24"/>
                <w:vertAlign w:val="baseline"/>
                <w:lang w:val="en-US" w:eastAsia="zh-CN"/>
                <w14:textFill>
                  <w14:solidFill>
                    <w14:schemeClr w14:val="tx1"/>
                  </w14:solidFill>
                </w14:textFill>
              </w:rPr>
              <w:t>同一种病，同一家医院15日内（第二次的入院时间—第一次的出院时间</w:t>
            </w:r>
            <w:r>
              <w:rPr>
                <w:rFonts w:hint="default" w:ascii="Arial" w:hAnsi="Arial" w:eastAsia="仿宋" w:cs="Arial"/>
                <w:color w:val="000000" w:themeColor="text1"/>
                <w:sz w:val="24"/>
                <w:szCs w:val="24"/>
                <w:vertAlign w:val="baseline"/>
                <w:lang w:val="en-US" w:eastAsia="zh-CN"/>
                <w14:textFill>
                  <w14:solidFill>
                    <w14:schemeClr w14:val="tx1"/>
                  </w14:solidFill>
                </w14:textFill>
              </w:rPr>
              <w:t>≤</w:t>
            </w:r>
            <w:r>
              <w:rPr>
                <w:rFonts w:hint="eastAsia" w:ascii="仿宋" w:hAnsi="仿宋" w:eastAsia="仿宋"/>
                <w:color w:val="000000" w:themeColor="text1"/>
                <w:sz w:val="24"/>
                <w:szCs w:val="24"/>
                <w:vertAlign w:val="baseline"/>
                <w:lang w:val="en-US" w:eastAsia="zh-CN"/>
                <w14:textFill>
                  <w14:solidFill>
                    <w14:schemeClr w14:val="tx1"/>
                  </w14:solidFill>
                </w14:textFill>
              </w:rPr>
              <w:t>15日）二次返院的，免收第二次住院的起付标准（如第一次住院未满起付标准，则需补差）。</w:t>
            </w:r>
          </w:p>
          <w:p>
            <w:pPr>
              <w:pStyle w:val="10"/>
              <w:numPr>
                <w:ilvl w:val="0"/>
                <w:numId w:val="2"/>
              </w:numPr>
              <w:snapToGrid w:val="0"/>
              <w:spacing w:before="0" w:beforeAutospacing="0" w:after="0" w:afterAutospacing="0" w:line="440" w:lineRule="exact"/>
              <w:jc w:val="both"/>
              <w:rPr>
                <w:rFonts w:hint="default" w:ascii="仿宋" w:hAnsi="仿宋" w:eastAsia="仿宋"/>
                <w:color w:val="000000" w:themeColor="text1"/>
                <w:sz w:val="28"/>
                <w:szCs w:val="28"/>
                <w:vertAlign w:val="baseline"/>
                <w:lang w:val="en-US" w:eastAsia="zh-CN"/>
                <w14:textFill>
                  <w14:solidFill>
                    <w14:schemeClr w14:val="tx1"/>
                  </w14:solidFill>
                </w14:textFill>
              </w:rPr>
            </w:pPr>
            <w:r>
              <w:rPr>
                <w:rFonts w:hint="eastAsia" w:ascii="仿宋" w:hAnsi="仿宋" w:eastAsia="仿宋"/>
                <w:color w:val="000000" w:themeColor="text1"/>
                <w:sz w:val="24"/>
                <w:szCs w:val="24"/>
                <w:vertAlign w:val="baseline"/>
                <w:lang w:val="en-US" w:eastAsia="zh-CN"/>
                <w14:textFill>
                  <w14:solidFill>
                    <w14:schemeClr w14:val="tx1"/>
                  </w14:solidFill>
                </w14:textFill>
              </w:rPr>
              <w:t>因门诊大病病种、精神病病种及艾滋病住院的，不设住院起付标准。</w:t>
            </w:r>
          </w:p>
        </w:tc>
      </w:tr>
    </w:tbl>
    <w:p>
      <w:pPr>
        <w:pStyle w:val="9"/>
        <w:ind w:firstLine="562" w:firstLineChars="200"/>
        <w:rPr>
          <w:rFonts w:hint="eastAsia" w:ascii="仿宋" w:hAnsi="仿宋" w:eastAsia="仿宋"/>
          <w:b/>
          <w:bCs/>
          <w:sz w:val="28"/>
          <w:szCs w:val="28"/>
          <w:lang w:val="en-US" w:eastAsia="zh-CN"/>
        </w:rPr>
      </w:pPr>
      <w:r>
        <w:rPr>
          <w:rFonts w:hint="eastAsia" w:ascii="仿宋" w:hAnsi="仿宋" w:eastAsia="仿宋"/>
          <w:b/>
          <w:bCs/>
          <w:color w:val="000000" w:themeColor="text1"/>
          <w:sz w:val="28"/>
          <w:szCs w:val="28"/>
          <w:lang w:val="en-US" w:eastAsia="zh-CN"/>
          <w14:textFill>
            <w14:solidFill>
              <w14:schemeClr w14:val="tx1"/>
            </w14:solidFill>
          </w14:textFill>
        </w:rPr>
        <w:t>五、异地就医</w:t>
      </w:r>
    </w:p>
    <w:p>
      <w:pPr>
        <w:ind w:firstLine="560" w:firstLineChars="200"/>
        <w:rPr>
          <w:rFonts w:hint="eastAsia" w:ascii="仿宋" w:hAnsi="仿宋" w:eastAsia="仿宋" w:cs="宋体"/>
          <w:color w:val="FF0000"/>
          <w:kern w:val="0"/>
          <w:sz w:val="28"/>
          <w:szCs w:val="28"/>
          <w:lang w:val="en-US" w:eastAsia="zh-CN"/>
        </w:rPr>
      </w:pPr>
      <w:r>
        <w:rPr>
          <w:rFonts w:hint="eastAsia" w:ascii="仿宋" w:hAnsi="仿宋" w:eastAsia="仿宋" w:cs="宋体"/>
          <w:kern w:val="0"/>
          <w:sz w:val="28"/>
          <w:szCs w:val="28"/>
          <w:lang w:val="en-US" w:eastAsia="zh-CN"/>
        </w:rPr>
        <w:t>参保</w:t>
      </w:r>
      <w:r>
        <w:rPr>
          <w:rFonts w:ascii="仿宋" w:hAnsi="仿宋" w:eastAsia="仿宋" w:cs="宋体"/>
          <w:kern w:val="0"/>
          <w:sz w:val="28"/>
          <w:szCs w:val="28"/>
        </w:rPr>
        <w:t>大学生因病异地就医时</w:t>
      </w:r>
      <w:r>
        <w:rPr>
          <w:rFonts w:hint="eastAsia" w:ascii="仿宋" w:hAnsi="仿宋" w:eastAsia="仿宋" w:cs="宋体"/>
          <w:kern w:val="0"/>
          <w:sz w:val="28"/>
          <w:szCs w:val="28"/>
          <w:lang w:eastAsia="zh-CN"/>
        </w:rPr>
        <w:t>，</w:t>
      </w:r>
      <w:r>
        <w:rPr>
          <w:rFonts w:ascii="仿宋" w:hAnsi="仿宋" w:eastAsia="仿宋" w:cs="宋体"/>
          <w:kern w:val="0"/>
          <w:sz w:val="28"/>
          <w:szCs w:val="28"/>
        </w:rPr>
        <w:t>需在“我的南京”APP--医保服务--异地就医</w:t>
      </w:r>
      <w:r>
        <w:rPr>
          <w:rFonts w:hint="eastAsia" w:ascii="仿宋" w:hAnsi="仿宋" w:eastAsia="仿宋" w:cs="宋体"/>
          <w:kern w:val="0"/>
          <w:sz w:val="28"/>
          <w:szCs w:val="28"/>
        </w:rPr>
        <w:t>备案版块提前</w:t>
      </w:r>
      <w:r>
        <w:rPr>
          <w:rFonts w:ascii="仿宋" w:hAnsi="仿宋" w:eastAsia="仿宋" w:cs="宋体"/>
          <w:kern w:val="0"/>
          <w:sz w:val="28"/>
          <w:szCs w:val="28"/>
        </w:rPr>
        <w:t>办理备案</w:t>
      </w:r>
      <w:r>
        <w:rPr>
          <w:rFonts w:hint="eastAsia" w:ascii="仿宋" w:hAnsi="仿宋" w:eastAsia="仿宋" w:cs="宋体"/>
          <w:kern w:val="0"/>
          <w:sz w:val="28"/>
          <w:szCs w:val="28"/>
        </w:rPr>
        <w:t>审批</w:t>
      </w:r>
      <w:r>
        <w:rPr>
          <w:rFonts w:ascii="仿宋" w:hAnsi="仿宋" w:eastAsia="仿宋" w:cs="宋体"/>
          <w:kern w:val="0"/>
          <w:sz w:val="28"/>
          <w:szCs w:val="28"/>
        </w:rPr>
        <w:t>手续。</w:t>
      </w:r>
      <w:r>
        <w:rPr>
          <w:rFonts w:hint="eastAsia" w:ascii="仿宋" w:hAnsi="仿宋" w:eastAsia="仿宋" w:cs="宋体"/>
          <w:kern w:val="0"/>
          <w:sz w:val="28"/>
          <w:szCs w:val="28"/>
        </w:rPr>
        <w:t>审批通过后，直接持江苏省第三社会保障代卡刷卡就医结算。</w:t>
      </w:r>
      <w:r>
        <w:rPr>
          <w:rFonts w:hint="eastAsia" w:ascii="仿宋" w:hAnsi="仿宋" w:eastAsia="仿宋" w:cs="宋体"/>
          <w:color w:val="FF0000"/>
          <w:kern w:val="0"/>
          <w:sz w:val="28"/>
          <w:szCs w:val="28"/>
          <w:lang w:val="en-US" w:eastAsia="zh-CN"/>
        </w:rPr>
        <w:t>如</w:t>
      </w:r>
      <w:r>
        <w:rPr>
          <w:rFonts w:hint="eastAsia" w:ascii="仿宋" w:hAnsi="仿宋" w:eastAsia="仿宋" w:cs="宋体"/>
          <w:color w:val="FF0000"/>
          <w:kern w:val="0"/>
          <w:sz w:val="28"/>
          <w:szCs w:val="28"/>
        </w:rPr>
        <w:t>未办理异地就医备案报销比例降低20%。</w:t>
      </w:r>
    </w:p>
    <w:p>
      <w:pPr>
        <w:pStyle w:val="10"/>
        <w:shd w:val="clear" w:color="auto" w:fill="FFFFFF"/>
        <w:snapToGrid w:val="0"/>
        <w:spacing w:before="0" w:beforeAutospacing="0" w:after="0" w:afterAutospacing="0" w:line="360" w:lineRule="auto"/>
        <w:ind w:firstLine="634"/>
        <w:jc w:val="both"/>
        <w:rPr>
          <w:rFonts w:hint="eastAsia" w:ascii="仿宋" w:hAnsi="仿宋" w:eastAsia="仿宋"/>
          <w:b/>
          <w:bCs/>
          <w:color w:val="111111"/>
          <w:sz w:val="28"/>
          <w:szCs w:val="28"/>
          <w:lang w:val="en-US" w:eastAsia="zh-CN"/>
        </w:rPr>
      </w:pPr>
      <w:r>
        <w:rPr>
          <w:rFonts w:hint="eastAsia" w:ascii="仿宋" w:hAnsi="仿宋" w:eastAsia="仿宋"/>
          <w:b/>
          <w:bCs/>
          <w:color w:val="111111"/>
          <w:sz w:val="28"/>
          <w:szCs w:val="28"/>
          <w:lang w:val="en-US" w:eastAsia="zh-CN"/>
        </w:rPr>
        <w:t>六、费用结算</w:t>
      </w:r>
    </w:p>
    <w:p>
      <w:pPr>
        <w:pStyle w:val="9"/>
        <w:snapToGrid w:val="0"/>
        <w:spacing w:line="360" w:lineRule="auto"/>
        <w:ind w:firstLine="560" w:firstLineChars="200"/>
        <w:jc w:val="both"/>
        <w:rPr>
          <w:rFonts w:hint="default" w:ascii="仿宋" w:hAnsi="仿宋" w:eastAsia="仿宋" w:cs="宋体"/>
          <w:i w:val="0"/>
          <w:iCs w:val="0"/>
          <w:caps w:val="0"/>
          <w:spacing w:val="0"/>
          <w:sz w:val="28"/>
          <w:szCs w:val="28"/>
        </w:rPr>
      </w:pPr>
      <w:r>
        <w:rPr>
          <w:rFonts w:hint="default" w:ascii="仿宋" w:hAnsi="仿宋" w:eastAsia="仿宋" w:cs="宋体"/>
          <w:i w:val="0"/>
          <w:iCs w:val="0"/>
          <w:caps w:val="0"/>
          <w:spacing w:val="0"/>
          <w:sz w:val="28"/>
          <w:szCs w:val="28"/>
          <w:shd w:val="clear"/>
        </w:rPr>
        <w:t>1</w:t>
      </w:r>
      <w:r>
        <w:rPr>
          <w:rFonts w:hint="default"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参保大学生就诊时，凭本人社会保障卡直接与医院结算。</w:t>
      </w:r>
    </w:p>
    <w:p>
      <w:pPr>
        <w:pStyle w:val="9"/>
        <w:snapToGrid w:val="0"/>
        <w:spacing w:line="360" w:lineRule="auto"/>
        <w:ind w:firstLine="560" w:firstLineChars="200"/>
        <w:jc w:val="both"/>
        <w:rPr>
          <w:rFonts w:hint="default" w:ascii="仿宋" w:hAnsi="仿宋" w:eastAsia="仿宋"/>
          <w:sz w:val="28"/>
          <w:szCs w:val="28"/>
          <w:lang w:val="en-US" w:eastAsia="zh-CN"/>
        </w:rPr>
      </w:pPr>
      <w:r>
        <w:rPr>
          <w:rFonts w:hint="default" w:ascii="仿宋" w:hAnsi="仿宋" w:eastAsia="仿宋" w:cs="宋体"/>
          <w:i w:val="0"/>
          <w:iCs w:val="0"/>
          <w:caps w:val="0"/>
          <w:spacing w:val="0"/>
          <w:sz w:val="28"/>
          <w:szCs w:val="28"/>
          <w:shd w:val="clear"/>
        </w:rPr>
        <w:t>2</w:t>
      </w:r>
      <w:r>
        <w:rPr>
          <w:rFonts w:hint="default" w:ascii="仿宋" w:hAnsi="仿宋" w:eastAsia="仿宋" w:cs="宋体"/>
          <w:i w:val="0"/>
          <w:iCs w:val="0"/>
          <w:caps w:val="0"/>
          <w:spacing w:val="0"/>
          <w:sz w:val="28"/>
          <w:szCs w:val="28"/>
          <w:shd w:val="clear"/>
          <w:lang w:eastAsia="zh-CN"/>
        </w:rPr>
        <w:t>.</w:t>
      </w:r>
      <w:r>
        <w:rPr>
          <w:rFonts w:hint="default" w:ascii="仿宋" w:hAnsi="仿宋" w:eastAsia="仿宋" w:cs="宋体"/>
          <w:i w:val="0"/>
          <w:iCs w:val="0"/>
          <w:caps w:val="0"/>
          <w:spacing w:val="0"/>
          <w:sz w:val="28"/>
          <w:szCs w:val="28"/>
          <w:shd w:val="clear"/>
        </w:rPr>
        <w:t>在非定点医院或未持卡发生的医疗费用以及医保目录范围外的医疗费用由参保大学生个人自理。</w:t>
      </w:r>
    </w:p>
    <w:p>
      <w:pPr>
        <w:pStyle w:val="9"/>
        <w:ind w:firstLine="560"/>
        <w:rPr>
          <w:rFonts w:hint="eastAsia" w:ascii="仿宋" w:hAnsi="仿宋" w:eastAsia="仿宋" w:cs="宋体"/>
          <w:b/>
          <w:bCs/>
          <w:kern w:val="2"/>
          <w:sz w:val="28"/>
          <w:szCs w:val="28"/>
          <w:lang w:val="en-US" w:eastAsia="zh-CN"/>
        </w:rPr>
      </w:pPr>
      <w:r>
        <w:rPr>
          <w:rFonts w:hint="eastAsia" w:ascii="仿宋" w:hAnsi="仿宋" w:eastAsia="仿宋" w:cs="宋体"/>
          <w:b/>
          <w:bCs/>
          <w:kern w:val="2"/>
          <w:sz w:val="28"/>
          <w:szCs w:val="28"/>
          <w:lang w:val="en-US" w:eastAsia="zh-CN"/>
        </w:rPr>
        <w:t xml:space="preserve">七、其他 </w:t>
      </w:r>
    </w:p>
    <w:p>
      <w:pPr>
        <w:widowControl/>
        <w:snapToGrid w:val="0"/>
        <w:spacing w:line="360" w:lineRule="auto"/>
        <w:ind w:firstLine="560" w:firstLineChars="200"/>
        <w:rPr>
          <w:rFonts w:ascii="仿宋" w:hAnsi="仿宋" w:eastAsia="仿宋" w:cs="宋体"/>
          <w:b w:val="0"/>
          <w:bCs w:val="0"/>
          <w:kern w:val="0"/>
          <w:sz w:val="28"/>
          <w:szCs w:val="28"/>
        </w:rPr>
      </w:pPr>
      <w:r>
        <w:rPr>
          <w:rFonts w:ascii="仿宋" w:hAnsi="仿宋" w:eastAsia="仿宋" w:cs="宋体"/>
          <w:b w:val="0"/>
          <w:bCs w:val="0"/>
          <w:kern w:val="0"/>
          <w:sz w:val="28"/>
          <w:szCs w:val="28"/>
        </w:rPr>
        <w:t>如需了解更多医保信息，请登录“南京医疗保障局”或关注“南京医保”微信公众号</w:t>
      </w:r>
      <w:r>
        <w:rPr>
          <w:rFonts w:hint="eastAsia" w:ascii="仿宋" w:hAnsi="仿宋" w:eastAsia="仿宋" w:cs="宋体"/>
          <w:b w:val="0"/>
          <w:bCs w:val="0"/>
          <w:kern w:val="0"/>
          <w:sz w:val="28"/>
          <w:szCs w:val="28"/>
        </w:rPr>
        <w:t>或登陆南京医科大学后勤管理处网站查看相关政策</w:t>
      </w:r>
      <w:r>
        <w:rPr>
          <w:rFonts w:ascii="仿宋" w:hAnsi="仿宋" w:eastAsia="仿宋" w:cs="宋体"/>
          <w:b w:val="0"/>
          <w:bCs w:val="0"/>
          <w:kern w:val="0"/>
          <w:sz w:val="28"/>
          <w:szCs w:val="28"/>
        </w:rPr>
        <w:t>。也可以致电</w:t>
      </w:r>
      <w:r>
        <w:rPr>
          <w:rFonts w:hint="eastAsia" w:ascii="仿宋" w:hAnsi="仿宋" w:eastAsia="仿宋" w:cs="宋体"/>
          <w:b w:val="0"/>
          <w:bCs w:val="0"/>
          <w:kern w:val="0"/>
          <w:sz w:val="28"/>
          <w:szCs w:val="28"/>
        </w:rPr>
        <w:t>学校后勤管理处门诊部</w:t>
      </w:r>
      <w:r>
        <w:rPr>
          <w:rFonts w:ascii="仿宋" w:hAnsi="仿宋" w:eastAsia="仿宋" w:cs="宋体"/>
          <w:b w:val="0"/>
          <w:bCs w:val="0"/>
          <w:kern w:val="0"/>
          <w:sz w:val="28"/>
          <w:szCs w:val="28"/>
        </w:rPr>
        <w:t>医保办：86868151。</w:t>
      </w:r>
    </w:p>
    <w:p>
      <w:pPr>
        <w:widowControl/>
        <w:snapToGrid w:val="0"/>
        <w:spacing w:line="360" w:lineRule="auto"/>
        <w:ind w:firstLine="5040" w:firstLineChars="1800"/>
        <w:rPr>
          <w:rFonts w:hint="eastAsia" w:ascii="仿宋" w:hAnsi="仿宋" w:eastAsia="仿宋" w:cs="宋体"/>
          <w:bCs/>
          <w:kern w:val="0"/>
          <w:sz w:val="28"/>
          <w:szCs w:val="28"/>
        </w:rPr>
      </w:pPr>
    </w:p>
    <w:p>
      <w:pPr>
        <w:widowControl/>
        <w:snapToGrid w:val="0"/>
        <w:spacing w:line="360" w:lineRule="auto"/>
        <w:ind w:firstLine="5040" w:firstLineChars="1800"/>
        <w:rPr>
          <w:rFonts w:hint="eastAsia" w:ascii="仿宋" w:hAnsi="仿宋" w:eastAsia="仿宋" w:cs="宋体"/>
          <w:bCs/>
          <w:kern w:val="0"/>
          <w:sz w:val="28"/>
          <w:szCs w:val="28"/>
        </w:rPr>
      </w:pPr>
    </w:p>
    <w:p>
      <w:pPr>
        <w:widowControl/>
        <w:snapToGrid w:val="0"/>
        <w:spacing w:line="360" w:lineRule="auto"/>
        <w:ind w:firstLine="5040" w:firstLineChars="1800"/>
        <w:rPr>
          <w:rFonts w:hint="eastAsia" w:ascii="仿宋" w:hAnsi="仿宋" w:eastAsia="仿宋" w:cs="宋体"/>
          <w:bCs/>
          <w:kern w:val="0"/>
          <w:sz w:val="28"/>
          <w:szCs w:val="28"/>
        </w:rPr>
      </w:pPr>
    </w:p>
    <w:p>
      <w:pPr>
        <w:widowControl/>
        <w:snapToGrid w:val="0"/>
        <w:spacing w:line="360" w:lineRule="auto"/>
        <w:ind w:firstLine="5040" w:firstLineChars="1800"/>
        <w:rPr>
          <w:rFonts w:hint="eastAsia" w:ascii="仿宋" w:hAnsi="仿宋" w:eastAsia="仿宋" w:cs="宋体"/>
          <w:bCs/>
          <w:kern w:val="0"/>
          <w:sz w:val="28"/>
          <w:szCs w:val="28"/>
        </w:rPr>
      </w:pPr>
    </w:p>
    <w:p>
      <w:pPr>
        <w:widowControl/>
        <w:snapToGrid w:val="0"/>
        <w:spacing w:line="360" w:lineRule="auto"/>
        <w:ind w:firstLine="5040" w:firstLineChars="1800"/>
        <w:rPr>
          <w:rFonts w:hint="eastAsia" w:ascii="仿宋" w:hAnsi="仿宋" w:eastAsia="仿宋" w:cs="宋体"/>
          <w:bCs/>
          <w:kern w:val="0"/>
          <w:sz w:val="28"/>
          <w:szCs w:val="28"/>
        </w:rPr>
      </w:pPr>
    </w:p>
    <w:p>
      <w:pPr>
        <w:widowControl/>
        <w:snapToGrid w:val="0"/>
        <w:spacing w:line="360" w:lineRule="auto"/>
        <w:ind w:firstLine="5040" w:firstLineChars="1800"/>
        <w:rPr>
          <w:rFonts w:ascii="仿宋" w:hAnsi="仿宋" w:eastAsia="仿宋" w:cs="宋体"/>
          <w:bCs/>
          <w:kern w:val="0"/>
          <w:sz w:val="28"/>
          <w:szCs w:val="28"/>
        </w:rPr>
      </w:pPr>
      <w:r>
        <w:rPr>
          <w:rFonts w:hint="eastAsia" w:ascii="仿宋" w:hAnsi="仿宋" w:eastAsia="仿宋" w:cs="宋体"/>
          <w:bCs/>
          <w:kern w:val="0"/>
          <w:sz w:val="28"/>
          <w:szCs w:val="28"/>
        </w:rPr>
        <w:t>党委学工部 后勤管理处</w:t>
      </w:r>
    </w:p>
    <w:p>
      <w:pPr>
        <w:widowControl/>
        <w:snapToGrid w:val="0"/>
        <w:spacing w:line="360" w:lineRule="auto"/>
        <w:ind w:firstLine="5320" w:firstLineChars="1900"/>
        <w:rPr>
          <w:rFonts w:hint="eastAsia" w:ascii="仿宋" w:hAnsi="仿宋" w:eastAsia="仿宋" w:cs="宋体"/>
          <w:kern w:val="0"/>
          <w:sz w:val="28"/>
          <w:szCs w:val="28"/>
        </w:rPr>
      </w:pPr>
      <w:r>
        <w:rPr>
          <w:rFonts w:ascii="仿宋" w:hAnsi="仿宋" w:eastAsia="仿宋" w:cs="宋体"/>
          <w:bCs/>
          <w:kern w:val="0"/>
          <w:sz w:val="28"/>
          <w:szCs w:val="28"/>
        </w:rPr>
        <w:t>2022</w:t>
      </w:r>
      <w:r>
        <w:rPr>
          <w:rFonts w:hint="eastAsia" w:ascii="仿宋" w:hAnsi="仿宋" w:eastAsia="仿宋" w:cs="宋体"/>
          <w:bCs/>
          <w:kern w:val="0"/>
          <w:sz w:val="28"/>
          <w:szCs w:val="28"/>
        </w:rPr>
        <w:t>年12月28日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254F49"/>
    <w:multiLevelType w:val="singleLevel"/>
    <w:tmpl w:val="C6254F49"/>
    <w:lvl w:ilvl="0" w:tentative="0">
      <w:start w:val="1"/>
      <w:numFmt w:val="decimal"/>
      <w:suff w:val="nothing"/>
      <w:lvlText w:val="%1、"/>
      <w:lvlJc w:val="left"/>
    </w:lvl>
  </w:abstractNum>
  <w:abstractNum w:abstractNumId="1">
    <w:nsid w:val="3EFD6167"/>
    <w:multiLevelType w:val="singleLevel"/>
    <w:tmpl w:val="3EFD6167"/>
    <w:lvl w:ilvl="0" w:tentative="0">
      <w:start w:val="2"/>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瓶子">
    <w15:presenceInfo w15:providerId="WPS Office" w15:userId="92083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3NTA5ZDQyZmFkMjMzYmIwOTJhNWMyNTQ5ZDVhMDgifQ=="/>
  </w:docVars>
  <w:rsids>
    <w:rsidRoot w:val="00BC03D6"/>
    <w:rsid w:val="00053A1B"/>
    <w:rsid w:val="000D6B58"/>
    <w:rsid w:val="00182EDD"/>
    <w:rsid w:val="003E4748"/>
    <w:rsid w:val="004978FE"/>
    <w:rsid w:val="00520EDD"/>
    <w:rsid w:val="005F71E5"/>
    <w:rsid w:val="006619A8"/>
    <w:rsid w:val="006C707F"/>
    <w:rsid w:val="006F3EB2"/>
    <w:rsid w:val="00954BFE"/>
    <w:rsid w:val="00AB7AC1"/>
    <w:rsid w:val="00AC3FC3"/>
    <w:rsid w:val="00BC03D6"/>
    <w:rsid w:val="00C27723"/>
    <w:rsid w:val="00D515A0"/>
    <w:rsid w:val="00DF79A8"/>
    <w:rsid w:val="06E117C3"/>
    <w:rsid w:val="06EB0BBA"/>
    <w:rsid w:val="1BC4291D"/>
    <w:rsid w:val="20764AA1"/>
    <w:rsid w:val="27A60A1A"/>
    <w:rsid w:val="30EE2A56"/>
    <w:rsid w:val="43915C90"/>
    <w:rsid w:val="4F363F69"/>
    <w:rsid w:val="63FC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5">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customStyle="1" w:styleId="8">
    <w:name w:val="Body text|1_"/>
    <w:basedOn w:val="6"/>
    <w:link w:val="9"/>
    <w:qFormat/>
    <w:uiPriority w:val="0"/>
    <w:rPr>
      <w:rFonts w:ascii="宋体" w:hAnsi="宋体" w:eastAsia="宋体" w:cs="宋体"/>
      <w:sz w:val="17"/>
      <w:szCs w:val="17"/>
      <w:lang w:val="zh-TW" w:eastAsia="zh-TW" w:bidi="zh-TW"/>
    </w:rPr>
  </w:style>
  <w:style w:type="paragraph" w:customStyle="1" w:styleId="9">
    <w:name w:val="Body text|1"/>
    <w:basedOn w:val="1"/>
    <w:link w:val="8"/>
    <w:qFormat/>
    <w:uiPriority w:val="0"/>
    <w:pPr>
      <w:spacing w:line="396" w:lineRule="auto"/>
      <w:ind w:firstLine="380"/>
      <w:jc w:val="left"/>
    </w:pPr>
    <w:rPr>
      <w:rFonts w:ascii="宋体" w:hAnsi="宋体" w:eastAsia="宋体" w:cs="宋体"/>
      <w:sz w:val="17"/>
      <w:szCs w:val="17"/>
      <w:lang w:val="zh-TW" w:eastAsia="zh-TW" w:bidi="zh-TW"/>
    </w:rPr>
  </w:style>
  <w:style w:type="paragraph" w:customStyle="1" w:styleId="10">
    <w:name w:val="wester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1317</Words>
  <Characters>1402</Characters>
  <Lines>8</Lines>
  <Paragraphs>2</Paragraphs>
  <TotalTime>10</TotalTime>
  <ScaleCrop>false</ScaleCrop>
  <LinksUpToDate>false</LinksUpToDate>
  <CharactersWithSpaces>1405</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2022-12-27T06:50:00Z</dcterms:created>
  <dc:creator>z</dc:creator>
  <cp:lastModifiedBy>瓶子</cp:lastModifiedBy>
  <dcterms:modified xsi:type="dcterms:W3CDTF">2022-12-29T03:40:38Z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ABC96EAAFE6B4AAD8A669D997783B7FC</vt:lpwstr>
  </property>
</Properties>
</file>